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r>
        <w:t xml:space="preserve">Umowa serwisowa — wersja do recenzji</w:t>
      </w:r>
    </w:p>
    <w:p>
      <w:r>
        <w:t xml:space="preserve">Termin płatności wynosi </w:t>
      </w:r>
      <w:del w:id="1" w:author="Anna Nowak" w:date="2026-09-20T10:00:00Z">
        <w:r>
          <w:delText xml:space="preserve">14</w:delText>
        </w:r>
      </w:del>
      <w:ins w:id="2" w:author="Anna Nowak" w:date="2026-09-20T10:00:00Z">
        <w:r>
          <w:t xml:space="preserve">30</w:t>
        </w:r>
      </w:ins>
      <w:r>
        <w:t xml:space="preserve"> dni.</w:t>
      </w:r>
    </w:p>
    <w:p>
      <w:commentRangeStart w:id="10"/>
      <w:r>
        <w:t xml:space="preserve">Kara umowna</w:t>
      </w:r>
      <w:commentRangeEnd w:id="10"/>
      <w:r>
        <w:commentReference w:id="10"/>
      </w:r>
      <w:r>
        <w:t xml:space="preserve"> wynosi 5% wartości zlecenia.</w:t>
      </w:r>
    </w:p>
    <w:p>
      <w:r>
        <w:t xml:space="preserve">Zleceniodawca </w:t>
      </w:r>
      <w:ins w:id="3" w:author="Jan Kowalski" w:date="2026-09-21T12:30:00Z">
        <w:r>
          <w:t xml:space="preserve">niezwłocznie </w:t>
        </w:r>
      </w:ins>
      <w:r>
        <w:t xml:space="preserve">zgłasza usterki.</w:t>
      </w:r>
      <w:r>
        <w:rPr>
          <w:rStyle w:val="FootnoteReference"/>
        </w:rPr>
        <w:footnoteReference w:id="1"/>
      </w:r>
    </w:p>
    <w:p>
      <w:r>
        <w:rPr>
          <w:b/>
          <w:rPrChange w:id="4" w:author="Jan Kowalski" w:date="2026-09-21T12:30:00Z">
            <w:rPr/>
          </w:rPrChange>
        </w:rPr>
        <w:t>Pogrubione przez recenzenta.</w:t>
      </w:r>
    </w:p>
    <w:p>
      <w:pPr>
        <w:jc w:val="center"/>
        <w:pPrChange w:id="5" w:author="Anna Nowak" w:date="2026-09-20T10:00:00Z">
          <w:pPr>
            <w:jc w:val="left"/>
          </w:pPr>
        </w:pPrChange>
      </w:pPr>
      <w:r>
        <w:t xml:space="preserve">Wyśrodkowany akapit.</w:t>
      </w:r>
    </w:p>
    <w:p>
      <w:pPr>
        <w:rPr>
          <w:ins w:id="6" w:author="Jan Kowalski" w:date="2026-09-21T12:30:00Z"/>
        </w:rPr>
      </w:pPr>
      <w:ins w:id="7" w:author="Jan Kowalski" w:date="2026-09-21T12:30:00Z">
        <w:r>
          <w:t xml:space="preserve">Cały nowy akapit od Jana.</w:t>
        </w:r>
      </w:ins>
    </w:p>
    <w:p>
      <w:pPr>
        <w:rPr>
          <w:del w:id="8" w:author="Anna Nowak" w:date="2026-09-20T10:00:00Z"/>
        </w:rPr>
      </w:pPr>
      <w:r>
        <w:t xml:space="preserve">Początek zdania</w:t>
      </w:r>
    </w:p>
    <w:p>
      <w:r>
        <w:t xml:space="preserve"> i jego koniec.</w:t>
      </w:r>
      <w:r>
        <w:endnoteReference w:id="1"/>
      </w:r>
    </w:p>
    <w:p>
      <w:moveFrom w:id="9" w:author="Anna Nowak" w:date="2026-09-20T10:00:00Z">
        <w:r>
          <w:t xml:space="preserve">Przeniesiony fragment. </w:t>
        </w:r>
      </w:moveFrom>
      <w:r>
        <w:t xml:space="preserve">Stały tekst.</w:t>
      </w:r>
    </w:p>
    <w:p>
      <w:r>
        <w:t xml:space="preserve">Tu wraca: </w:t>
      </w:r>
      <w:moveTo w:id="11" w:author="Anna Nowak" w:date="2026-09-20T10:00:00Z">
        <w:r>
          <w:t xml:space="preserve">Przeniesiony fragment.</w:t>
        </w:r>
      </w:moveTo>
    </w:p>
    <w:tbl>
      <w:tblPr/>
      <w:tblGrid>
        <w:gridCol w:w="4000"/>
      </w:tblGrid>
      <w:tr>
        <w:tc>
          <w:tcPr/>
          <w:p>
            <w:r>
              <w:t xml:space="preserve">Komórka </w:t>
            </w:r>
            <w:ins w:id="12" w:author="Jan Kowalski" w:date="2026-09-21T12:30:00Z">
              <w:r>
                <w:t xml:space="preserve">uzupełniona</w:t>
              </w:r>
            </w:ins>
          </w:p>
        </w:tc>
      </w:tr>
    </w:tbl>
    <w:p>
      <w:commentRangeStart w:id="20"/>
      <w:r>
        <w:t xml:space="preserve">Ostatni akapit.</w:t>
      </w:r>
      <w:commentRangeEnd w:id="20"/>
      <w:r>
        <w:commentReference w:id="20"/>
      </w:r>
      <w:r>
        <w:commentReference w:id="21"/>
      </w:r>
    </w:p>
    <w:sectPr>
      <w:headerReference w:type="default" r:id="rId5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comment w:id="10" w:author="Jan Kowalski" w:initials="JK" w:date="2026-09-21T09:00:00Z">
    <w:p w14:paraId="0000000A">
      <w:r>
        <w:t xml:space="preserve">Czy 5% to nie za dużo?</w:t>
      </w:r>
    </w:p>
  </w:comment>
  <w:comment w:id="20" w:author="Anna Nowak" w:initials="AN" w:date="2026-09-22T09:00:00Z">
    <w:p w14:paraId="00000014">
      <w:r>
        <w:t xml:space="preserve">Dopisać datę podpisania.</w:t>
      </w:r>
    </w:p>
  </w:comment>
  <w:comment w:id="21" w:author="Jan Kowalski" w:initials="JK" w:date="2026-09-22T10:00:00Z">
    <w:p w14:paraId="00000015">
      <w:r>
        <w:t xml:space="preserve">Zgoda, dopiszę.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15:commentEx w15:paraId="0000000A" w15:done="0"/>
  <w15:commentEx w15:paraId="00000014" w15:done="0"/>
  <w15:commentEx w15:paraId="00000015" w15:paraIdParent="00000014" w15:done="0"/>
</w15:commentsEx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 xml:space="preserve">Zob. załącznik nr 2.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 xml:space="preserve">W ciągu 3 dni roboczych.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p>
    <w:r>
      <w:t xml:space="preserve">Poufne</w:t>
    </w:r>
    <w:ins w:id="13" w:author="Jan Kowalski" w:date="2026-09-21T12:30:00Z">
      <w:r>
        <w:t xml:space="preserve"> — projekt</w:t>
      </w:r>
    </w:ins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  <Relationship Id="rId2" Type="http://schemas.microsoft.com/office/2011/relationships/commentsExtended" Target="commentsExtended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header" Target="header1.xml"/>
</Relationships>
</file>