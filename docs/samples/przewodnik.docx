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body>
    <w:p>
      <w:pPr>
        <w:pStyle w:val="Title"/>
      </w:pPr>
      <w:r>
        <w:t xml:space="preserve">Przewodnik po Documents Workbench</w:t>
      </w:r>
    </w:p>
    <w:p>
      <w:r>
        <w:rPr>
          <w:b/>
        </w:rPr>
        <w:t xml:space="preserve">Ten plik to jednocześnie instrukcja i poligon. </w:t>
      </w:r>
      <w:r>
        <w:t xml:space="preserve">Wszystko, co tu zmienisz, zostaje w Twojej przeglądarce — dokument nie jest nigdzie wysyłany. Możesz śmiało psuć: przycisk ↶ cofa każdą zmianę, a oryginalny przykład wczytasz ponownie z panelu Plik.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przewiń w dół albo użyj skrótów sekcji nad dokumentem (to nagłówki tego pliku). Panel narzędzi otwiera przycisk z kluczem obok pola szukania.</w:t>
      </w:r>
    </w:p>
    <w:p>
      <w:pPr>
        <w:pStyle w:val="TOCHeading"/>
      </w:pPr>
      <w:r>
        <w:t xml:space="preserve">Spis treści</w:t>
      </w:r>
    </w:p>
    <w:p>
      <w:pPr>
        <w:pStyle w:val="TOC1"/>
      </w:pPr>
      <w:hyperlink w:anchor="_Guide1" w:history="1">
        <w:r>
          <w:rPr>
            <w:rStyle w:val="Hyperlink"/>
          </w:rPr>
          <w:t xml:space="preserve">1. Czytanie i edycja</w:t>
        </w:r>
      </w:hyperlink>
    </w:p>
    <w:p>
      <w:pPr>
        <w:pStyle w:val="TOC1"/>
      </w:pPr>
      <w:hyperlink w:anchor="_Guide2" w:history="1">
        <w:r>
          <w:rPr>
            <w:rStyle w:val="Hyperlink"/>
          </w:rPr>
          <w:t xml:space="preserve">2. Szukanie oraz Znajdź i zamień</w:t>
        </w:r>
      </w:hyperlink>
    </w:p>
    <w:p>
      <w:pPr>
        <w:pStyle w:val="TOC1"/>
      </w:pPr>
      <w:hyperlink w:anchor="_Guide3" w:history="1">
        <w:r>
          <w:rPr>
            <w:rStyle w:val="Hyperlink"/>
          </w:rPr>
          <w:t xml:space="preserve">3. Placeholdery — szablon do wypełnienia</w:t>
        </w:r>
      </w:hyperlink>
    </w:p>
    <w:p>
      <w:pPr>
        <w:pStyle w:val="TOC1"/>
      </w:pPr>
      <w:hyperlink w:anchor="_Guide4" w:history="1">
        <w:r>
          <w:rPr>
            <w:rStyle w:val="Hyperlink"/>
          </w:rPr>
          <w:t xml:space="preserve">4. Formularz Worda — pola do klikania</w:t>
        </w:r>
      </w:hyperlink>
    </w:p>
    <w:p>
      <w:pPr>
        <w:pStyle w:val="TOC1"/>
      </w:pPr>
      <w:hyperlink w:anchor="_Guide5" w:history="1">
        <w:r>
          <w:rPr>
            <w:rStyle w:val="Hyperlink"/>
          </w:rPr>
          <w:t xml:space="preserve">5. Snippety — gotowe kawałki tekstu</w:t>
        </w:r>
      </w:hyperlink>
    </w:p>
    <w:p>
      <w:pPr>
        <w:pStyle w:val="TOC1"/>
      </w:pPr>
      <w:hyperlink w:anchor="_Guide6" w:history="1">
        <w:r>
          <w:rPr>
            <w:rStyle w:val="Hyperlink"/>
          </w:rPr>
          <w:t xml:space="preserve">6. Korekta typografii</w:t>
        </w:r>
      </w:hyperlink>
    </w:p>
    <w:p>
      <w:pPr>
        <w:pStyle w:val="TOC1"/>
      </w:pPr>
      <w:hyperlink w:anchor="_Guide7" w:history="1">
        <w:r>
          <w:rPr>
            <w:rStyle w:val="Hyperlink"/>
          </w:rPr>
          <w:t xml:space="preserve">7. Recenzja: zmiany i komentarze</w:t>
        </w:r>
      </w:hyperlink>
    </w:p>
    <w:p>
      <w:pPr>
        <w:pStyle w:val="TOC1"/>
      </w:pPr>
      <w:hyperlink w:anchor="_Guide8" w:history="1">
        <w:r>
          <w:rPr>
            <w:rStyle w:val="Hyperlink"/>
          </w:rPr>
          <w:t xml:space="preserve">8. Przypisy, tabele i listy</w:t>
        </w:r>
      </w:hyperlink>
    </w:p>
    <w:p>
      <w:pPr>
        <w:pStyle w:val="TOC1"/>
      </w:pPr>
      <w:hyperlink w:anchor="_Guide9" w:history="1">
        <w:r>
          <w:rPr>
            <w:rStyle w:val="Hyperlink"/>
          </w:rPr>
          <w:t xml:space="preserve">9. Statystyki, eksport i metadane</w:t>
        </w:r>
      </w:hyperlink>
    </w:p>
    <w:p>
      <w:pPr>
        <w:pStyle w:val="TOC1"/>
      </w:pPr>
      <w:hyperlink w:anchor="_Guide10" w:history="1">
        <w:r>
          <w:rPr>
            <w:rStyle w:val="Hyperlink"/>
          </w:rPr>
          <w:t xml:space="preserve">10. Linki i odsyłacze</w:t>
        </w:r>
      </w:hyperlink>
    </w:p>
    <w:p>
      <w:pPr>
        <w:pStyle w:val="TOC1"/>
      </w:pPr>
      <w:hyperlink w:anchor="_Guide11" w:history="1">
        <w:r>
          <w:rPr>
            <w:rStyle w:val="Hyperlink"/>
          </w:rPr>
          <w:t xml:space="preserve">11. Na telefonie i tablecie</w:t>
        </w:r>
      </w:hyperlink>
    </w:p>
    <w:p>
      <w:pPr>
        <w:pStyle w:val="TOC1"/>
      </w:pPr>
      <w:hyperlink w:anchor="_Guide12" w:history="1">
        <w:r>
          <w:rPr>
            <w:rStyle w:val="Hyperlink"/>
          </w:rPr>
          <w:t xml:space="preserve">12. Zapis i otwieranie plików</w:t>
        </w:r>
      </w:hyperlink>
    </w:p>
    <w:p>
      <w:pPr>
        <w:pStyle w:val="TOC1"/>
      </w:pPr>
      <w:hyperlink w:anchor="_Guide13" w:history="1">
        <w:r>
          <w:rPr>
            <w:rStyle w:val="Hyperlink"/>
          </w:rPr>
          <w:t xml:space="preserve">13. Tworzenie dokumentu od zera</w:t>
        </w:r>
      </w:hyperlink>
    </w:p>
    <w:p>
      <w:pPr>
        <w:pStyle w:val="TOC1"/>
      </w:pPr>
      <w:hyperlink w:anchor="_Guide14" w:history="1">
        <w:r>
          <w:rPr>
            <w:rStyle w:val="Hyperlink"/>
          </w:rPr>
          <w:t xml:space="preserve">14. PDF → Word (.docx)</w:t>
        </w:r>
      </w:hyperlink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kliknij dowolny rozdział — przeskoczysz do niego. „↩ Wróć” na dole (albo Alt+←) przywróci to miejsce.</w:t>
      </w:r>
    </w:p>
    <w:p>
      <w:pPr>
        <w:pStyle w:val="Heading1"/>
      </w:pPr>
      <w:bookmarkStart w:id="101" w:name="_Guide1"/>
      <w:r>
        <w:t xml:space="preserve">1. Czytanie i edycja</w:t>
      </w:r>
      <w:bookmarkEnd w:id="101"/>
    </w:p>
    <w:p>
      <w:r>
        <w:t xml:space="preserve">Aplikacja startuje w trybie Czytanie — nic przypadkiem się nie zmieni. Przełącz na Edycja na pasku nad dokumentem i kliknij w dowolny akapit, żeby pisać jak w Wordzie.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przełącz na Edycja, kliknij na końcu tego zdania i dopisz kilka słów. Potem zaznacz jedno słowo i kliknij B, I albo U. Na końcu kliknij ↶ — zmiany się cofną.</w:t>
      </w:r>
    </w:p>
    <w:p>
      <w:r>
        <w:t xml:space="preserve">Formatowanie z Worda zostaje: </w:t>
      </w:r>
      <w:r>
        <w:rPr>
          <w:b/>
        </w:rPr>
        <w:t xml:space="preserve">pogrubienie</w:t>
      </w:r>
      <w:r>
        <w:t xml:space="preserve">, </w:t>
      </w:r>
      <w:r>
        <w:rPr>
          <w:i/>
        </w:rPr>
        <w:t xml:space="preserve">kursywa</w:t>
      </w:r>
      <w:r>
        <w:t xml:space="preserve">, </w:t>
      </w:r>
      <w:r>
        <w:rPr>
          <w:u w:val="single"/>
        </w:rPr>
        <w:t xml:space="preserve">podkreślenie</w:t>
      </w:r>
      <w:r>
        <w:t xml:space="preserve">, </w:t>
      </w:r>
      <w:r>
        <w:rPr>
          <w:color w:val="C0392B"/>
        </w:rPr>
        <w:t xml:space="preserve">kolor</w:t>
      </w:r>
      <w:r>
        <w:t xml:space="preserve"> i </w:t>
      </w:r>
      <w:r>
        <w:rPr>
          <w:highlight w:val="yellow"/>
        </w:rPr>
        <w:t xml:space="preserve">wyróżnienie</w:t>
      </w:r>
      <w:r>
        <w:t xml:space="preserve">.</w:t>
      </w:r>
    </w:p>
    <w:p>
      <w:r>
        <w:t xml:space="preserve">Enter dzieli akapit, Shift+Enter łamie wiersz w tym samym akapicie, Tab na liście zmienia poziom punktu. Strzałki przechodzą między akapitami, Delete na końcu akapitu dołącza następny, a kliknięcie obok tekstu stawia kursor w najbliższym wierszu.</w:t>
      </w:r>
    </w:p>
    <w:p>
      <w:r>
        <w:t xml:space="preserve">Zaznaczanie jak w Wordzie, także przez wiele akapitów: przeciągnij myszą (na telefonie — uchwytami), Shift+klik, Shift+strzałki albo Ctrl/⌘+A (cała treść). Pisanie, Delete, Wytnij i Wklej zastępują całe zaznaczenie, a B, I, U, kolor, krój i rozmiar zmieniają je w każdym akapicie.</w:t>
      </w:r>
    </w:p>
    <w:p>
      <w:r>
        <w:t xml:space="preserve">Krój i rozmiar czcionki wybierasz na pasku (Ctrl/⌘+Shift+&gt; / &lt; — większa / mniejsza). Pola pokazują to, co jest w miejscu kursora; przy zaznaczeniu z różnymi rozmiarami są puste, a pasek stanu na dole pokazuje np. „Arial · 9–14 pt”. Rozmiar wybrany bez zaznaczenia dotyczy tylko tekstu, który wpiszesz w tym miejscu.</w:t>
      </w:r>
    </w:p>
    <w:p>
      <w:pPr>
        <w:pStyle w:val="Heading1"/>
      </w:pPr>
      <w:bookmarkStart w:id="102" w:name="_Guide2"/>
      <w:r>
        <w:t xml:space="preserve">2. Szukanie oraz Znajdź i zamień</w:t>
      </w:r>
      <w:bookmarkEnd w:id="102"/>
    </w:p>
    <w:p>
      <w:r>
        <w:t xml:space="preserve">Najemca płaci czynsz do dziesiątego dnia miesiąca. Najemca dba o lokal, a najemca pokrywa drobne naprawy. Najemcami mogą być też osoby prawne.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wpisz „najemca” w polu szukania nad dokumentem i naciśnij Enter (kolejne trafienia: Enter albo ↑ ↓). W panelu Znajdź i zamień zaznacz „Tylko całe słowa” — „Najemcami” przestanie być trafieniem; „Rozróżniaj wielkość liter” zostawi tylko to, co napisano małą literą — dokładnie tak, jak w polu szukania.</w:t>
      </w:r>
    </w:p>
    <w:p>
      <w:pPr>
        <w:pStyle w:val="Heading1"/>
      </w:pPr>
      <w:bookmarkStart w:id="103" w:name="_Guide3"/>
      <w:r>
        <w:t xml:space="preserve">3. Placeholdery — szablon do wypełnienia</w:t>
      </w:r>
      <w:bookmarkEnd w:id="103"/>
    </w:p>
    <w:p>
      <w:r>
        <w:t xml:space="preserve">Umowę zawarto dnia {{data_podpisania}} w {{miasto}} pomiędzy {{wynajmujacy}} a {{najemca}}. Czynsz wynosi {{kwota}} zł miesięcznie.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otwórz panel Placeholdery i kliknij „Skanuj pola” — pojawi się formularz z pięcioma polami. Wpisz wartości i „Wypełnij”. Wartości zapiszesz do pliku JSON, żeby użyć ich przy kolejnej umowie.</w:t>
      </w:r>
    </w:p>
    <w:p>
      <w:pPr>
        <w:pStyle w:val="Heading1"/>
      </w:pPr>
      <w:bookmarkStart w:id="104" w:name="_Guide4"/>
      <w:r>
        <w:t xml:space="preserve">4. Formularz Worda — pola do klikania</w:t>
      </w:r>
      <w:bookmarkEnd w:id="104"/>
    </w:p>
    <w:p>
      <w:r>
        <w:t xml:space="preserve">Word ma gotowe pola formularza: listę do wyboru, datę z kalendarza, pole wyboru i pole tekstowe z szarą podpowiedzią. Tutaj działają tak samo — i po zapisie dalej działają w Wordzie.</w:t>
      </w:r>
    </w:p>
    <w:p>
      <w:r>
        <w:t xml:space="preserve">Imię i nazwisko: </w:t>
      </w:r>
      <w:sdt>
        <w:sdtPr>
          <w:alias w:val="Imię i nazwisko"/>
          <w:id w:val="501"/>
          <w:showingPlcHdr/>
          <w:text/>
        </w:sdtPr>
        <w:sdtContent>
          <w:r>
            <w:rPr>
              <w:rStyle w:val="PlaceholderText"/>
            </w:rPr>
            <w:t>Kliknij tutaj, aby wpisać.</w:t>
          </w:r>
        </w:sdtContent>
      </w:sdt>
    </w:p>
    <w:p>
      <w:r>
        <w:t xml:space="preserve">Dział: </w:t>
      </w:r>
      <w:sdt>
        <w:sdtPr>
          <w:alias w:val="Dział"/>
          <w:id w:val="502"/>
          <w:dropDownList w:lastValue="Sprzedaż">
            <w:listItem w:displayText="Sprzedaż" w:value="Sprzedaż"/>
            <w:listItem w:displayText="Marketing" w:value="Marketing"/>
            <w:listItem w:displayText="IT" w:value="IT"/>
          </w:dropDownList>
        </w:sdtPr>
        <w:sdtContent>
          <w:r>
            <w:t>Sprzedaż</w:t>
          </w:r>
        </w:sdtContent>
      </w:sdt>
    </w:p>
    <w:p>
      <w:r>
        <w:t xml:space="preserve">Data rozpoczęcia: </w:t>
      </w:r>
      <w:sdt>
        <w:sdtPr>
          <w:alias w:val="Data rozpoczęcia"/>
          <w:id w:val="503"/>
          <w:showingPlcHdr/>
          <w:date>
            <w:dateFormat w:val="d MMMM yyyy"/>
            <w:lid w:val="pl-PL"/>
            <w:storeMappedDataAs w:val="dateTime"/>
            <w:calendar w:val="gregorian"/>
          </w:date>
        </w:sdtPr>
        <w:sdtContent>
          <w:r>
            <w:rPr>
              <w:rStyle w:val="PlaceholderText"/>
            </w:rPr>
            <w:t>Wybierz datę.</w:t>
          </w:r>
        </w:sdtContent>
      </w:sdt>
    </w:p>
    <w:p>
      <w:sdt>
        <w:sdtPr>
          <w:alias w:val="Zgoda"/>
          <w:id w:val="5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Akceptuję warunki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kliknij „Sprzedaż” i wybierz inny dział, kliknij datę i wybierz dzień z kalendarza, kliknij ☐ — zaznaczy się od razu. Wszystkie pola widać też w panelu Formularz (plakietka pokazuje ich liczbę).</w:t>
      </w:r>
    </w:p>
    <w:p>
      <w:pPr>
        <w:pStyle w:val="Heading1"/>
      </w:pPr>
      <w:bookmarkStart w:id="105" w:name="_Guide5"/>
      <w:r>
        <w:t xml:space="preserve">5. Snippety — gotowe kawałki tekstu</w:t>
      </w:r>
      <w:bookmarkEnd w:id="105"/>
    </w:p>
    <w:p>
      <w:r>
        <w:t xml:space="preserve">Snippet to zapisany fragment, który wstawiasz wpisując wykrzyknik i nazwę. Mogą zawierać dzisiejszą datę, pola do uzupełnienia i miejsce na kursor.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w panelu Snippety kliknij „Dodaj przykładowe snippety”. Potem w trybie Edycja wpisz tutaj „!” — pojawi się lista; wybierz np. !dzis albo !pozdrawiam (zapyta o imię i nazwisko).</w:t>
      </w:r>
    </w:p>
    <w:p>
      <w:r>
        <w:t xml:space="preserve">Podpis na końcu pisma: !podpis</w:t>
      </w:r>
    </w:p>
    <w:p>
      <w:r>
        <w:t xml:space="preserve">Ten trigger jeszcze nie ma definicji — zapisz w panelu snippet o nazwie „podpis” i kliknij „Rozwiń w dokumencie”.</w:t>
      </w:r>
    </w:p>
    <w:p>
      <w:pPr>
        <w:pStyle w:val="Heading1"/>
      </w:pPr>
      <w:bookmarkStart w:id="106" w:name="_Guide6"/>
      <w:r>
        <w:t xml:space="preserve">6. Korekta typografii</w:t>
      </w:r>
      <w:bookmarkEnd w:id="106"/>
    </w:p>
    <w:p>
      <w:r>
        <w:t xml:space="preserve">W tym akapicie są błędy  do poprawienia : podwójne spacje, spacja przed dwukropkiem, trzy kropki zamiast wielokropka... oraz "proste cudzysłowy" zamiast polskich. nowe zdanie od małej litery też się znajdzie, ale skrót „sp. z o.o.” zostanie w spokoju.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otwórz panel Korekta i kliknij Skanuj. Każdą sugestię poprawisz osobno albo wszystkie naraz — formatowanie akapitu zostaje.</w:t>
      </w:r>
    </w:p>
    <w:p>
      <w:pPr>
        <w:pStyle w:val="Heading1"/>
      </w:pPr>
      <w:bookmarkStart w:id="107" w:name="_Guide7"/>
      <w:r>
        <w:t xml:space="preserve">7. Recenzja: zmiany i komentarze</w:t>
      </w:r>
      <w:bookmarkEnd w:id="107"/>
    </w:p>
    <w:p>
      <w:r>
        <w:t xml:space="preserve">Termin płatności wynosi </w:t>
      </w:r>
      <w:del w:id="1" w:author="Anna Recenzentka" w:date="2026-09-20T10:00:00Z">
        <w:r>
          <w:delText>14</w:delText>
        </w:r>
      </w:del>
      <w:ins w:id="2" w:author="Anna Recenzentka" w:date="2026-09-20T10:00:00Z">
        <w:r>
          <w:t>30</w:t>
        </w:r>
      </w:ins>
      <w:r>
        <w:t xml:space="preserve"> dni od doręczenia faktury.</w:t>
      </w:r>
    </w:p>
    <w:p>
      <w:commentRangeStart w:id="10"/>
      <w:r>
        <w:t xml:space="preserve">Kara umowna wynosi 5% wartości zlecenia.</w:t>
      </w:r>
      <w:commentRangeEnd w:id="10"/>
      <w:r>
        <w:commentReference w:id="10"/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otwórz panel Recenzja — zobaczysz zmianę recenzentki (14 → 30) i komentarz do kary umownej. Kliknij ✓ albo ✗ przy zmianie, albo „Akceptuj wszystkie”. Akapit ze śledzoną zmianą da się edytować dopiero po jej rozstrzygnięciu.</w:t>
      </w:r>
    </w:p>
    <w:p>
      <w:pPr>
        <w:pStyle w:val="Heading1"/>
      </w:pPr>
      <w:bookmarkStart w:id="108" w:name="_Guide8"/>
      <w:r>
        <w:t xml:space="preserve">8. Przypisy, tabele i listy</w:t>
      </w:r>
      <w:bookmarkEnd w:id="108"/>
    </w:p>
    <w:p>
      <w:r>
        <w:t xml:space="preserve">Aplikacja pokazuje przypisy tak jak Word</w:t>
      </w:r>
      <w:r>
        <w:rPr>
          <w:vertAlign w:val="superscript"/>
        </w:rPr>
        <w:footnoteReference w:id="1"/>
      </w:r>
      <w:r>
        <w:t xml:space="preserve">. Najedź na numer przypisu, żeby zobaczyć jego treść; w Edycji dwuklik przenosi do przypisu na dole strony — jego tekst poprawisz tam jak zwykły akapit (Enter = nowy akapit przypisu), a klik w numer przypisu wraca do tekstu. Lista przypisów jest też w panelu Recenzja.</w:t>
      </w:r>
    </w:p>
    <w:p>
      <w:r>
        <w:t xml:space="preserve">Nowy przypis: „＋ Wstaw → Przypis dolny” (Ctrl/⌘+Alt+F) albo „Przypis końcowy” (Ctrl/⌘+Alt+D) — numer pojawia się w miejscu kursora, a kursor przechodzi do tekstu przypisu. Numery idą po kolei w tekście, a skasowanie numeru w tekście usuwa cały przypis (jak w Wordzie).</w:t>
      </w:r>
    </w:p>
    <w:tbl>
      <w:tblPr>
        <w:tblStyle w:val="TableGrid"/>
        <w:tblW w:w="9000" w:type="dxa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E8EEF8"/>
          </w:tcPr>
          <w:p>
            <w:r>
              <w:rPr>
                <w:b/>
              </w:rPr>
              <w:t xml:space="preserve">Funkcja</w:t>
            </w:r>
          </w:p>
        </w:tc>
        <w:tc>
          <w:tcPr>
            <w:tcW w:w="3000" w:type="dxa"/>
            <w:shd w:val="clear" w:color="auto" w:fill="E8EEF8"/>
          </w:tcPr>
          <w:p>
            <w:r>
              <w:rPr>
                <w:b/>
              </w:rPr>
              <w:t xml:space="preserve">Gdzie</w:t>
            </w:r>
          </w:p>
        </w:tc>
        <w:tc>
          <w:tcPr>
            <w:tcW w:w="3000" w:type="dxa"/>
            <w:shd w:val="clear" w:color="auto" w:fill="E8EEF8"/>
          </w:tcPr>
          <w:p>
            <w:r>
              <w:rPr>
                <w:b/>
              </w:rPr>
              <w:t xml:space="preserve">Skrót</w:t>
            </w:r>
          </w:p>
        </w:tc>
      </w:tr>
      <w:tr>
        <w:tc>
          <w:tcPr>
            <w:tcW w:w="3000" w:type="dxa"/>
          </w:tcPr>
          <w:p>
            <w:r>
              <w:t xml:space="preserve">Szukaj</w:t>
            </w:r>
          </w:p>
        </w:tc>
        <w:tc>
          <w:tcPr>
            <w:tcW w:w="3000" w:type="dxa"/>
          </w:tcPr>
          <w:p>
            <w:r>
              <w:t xml:space="preserve">pasek nad dokumentem</w:t>
            </w:r>
          </w:p>
        </w:tc>
        <w:tc>
          <w:tcPr>
            <w:tcW w:w="3000" w:type="dxa"/>
          </w:tcPr>
          <w:p>
            <w:r>
              <w:t xml:space="preserve">Ctrl/⌘+F</w:t>
            </w:r>
          </w:p>
        </w:tc>
      </w:tr>
      <w:tr>
        <w:tc>
          <w:tcPr>
            <w:tcW w:w="3000" w:type="dxa"/>
          </w:tcPr>
          <w:p>
            <w:r>
              <w:t xml:space="preserve">Cofnij / Ponów</w:t>
            </w:r>
          </w:p>
        </w:tc>
        <w:tc>
          <w:tcPr>
            <w:tcW w:w="3000" w:type="dxa"/>
          </w:tcPr>
          <w:p>
            <w:r>
              <w:t xml:space="preserve">↶ ↷ na pasku</w:t>
            </w:r>
          </w:p>
        </w:tc>
        <w:tc>
          <w:tcPr>
            <w:tcW w:w="3000" w:type="dxa"/>
          </w:tcPr>
          <w:p>
            <w:r>
              <w:t xml:space="preserve">Ctrl/⌘+Z / Shift+Z</w:t>
            </w:r>
          </w:p>
        </w:tc>
      </w:tr>
      <w:tr>
        <w:tc>
          <w:tcPr>
            <w:tcW w:w="3000" w:type="dxa"/>
          </w:tcPr>
          <w:p>
            <w:r>
              <w:t xml:space="preserve">Czytanie ⇄ Edycja</w:t>
            </w:r>
          </w:p>
        </w:tc>
        <w:tc>
          <w:tcPr>
            <w:tcW w:w="3000" w:type="dxa"/>
          </w:tcPr>
          <w:p>
            <w:r>
              <w:t xml:space="preserve">przełącznik na pasku</w:t>
            </w:r>
          </w:p>
        </w:tc>
        <w:tc>
          <w:tcPr>
            <w:tcW w:w="3000" w:type="dxa"/>
          </w:tcPr>
          <w:p>
            <w:r>
              <w:t xml:space="preserve">Ctrl/⌘+Alt+E</w:t>
            </w:r>
          </w:p>
        </w:tc>
      </w:tr>
      <w:tr>
        <w:tc>
          <w:tcPr>
            <w:tcW w:w="3000" w:type="dxa"/>
          </w:tcPr>
          <w:p>
            <w:r>
              <w:t xml:space="preserve">Tryb skupienia</w:t>
            </w:r>
          </w:p>
        </w:tc>
        <w:tc>
          <w:tcPr>
            <w:tcW w:w="3000" w:type="dxa"/>
          </w:tcPr>
          <w:p>
            <w:r>
              <w:t xml:space="preserve">przycisk ⛶</w:t>
            </w:r>
          </w:p>
        </w:tc>
        <w:tc>
          <w:tcPr>
            <w:tcW w:w="3000" w:type="dxa"/>
          </w:tcPr>
          <w:p>
            <w:r>
              <w:t xml:space="preserve">Ctrl/⌘+Alt+F (poza tekstem)</w:t>
            </w:r>
          </w:p>
        </w:tc>
      </w:tr>
      <w:tr>
        <w:tc>
          <w:tcPr>
            <w:tcW w:w="3000" w:type="dxa"/>
          </w:tcPr>
          <w:p>
            <w:r>
              <w:t xml:space="preserve">Podgląd wydruku</w:t>
            </w:r>
          </w:p>
        </w:tc>
        <w:tc>
          <w:tcPr>
            <w:tcW w:w="3000" w:type="dxa"/>
          </w:tcPr>
          <w:p>
            <w:r>
              <w:t xml:space="preserve">menu ⋯</w:t>
            </w:r>
          </w:p>
        </w:tc>
        <w:tc>
          <w:tcPr>
            <w:tcW w:w="3000" w:type="dxa"/>
          </w:tcPr>
          <w:p>
            <w:r>
              <w:t xml:space="preserve">Ctrl/⌘+P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Lista punktowana — w trybie Edycja Enter dodaje kolejny punkt.</w:t>
      </w:r>
    </w:p>
    <w:p>
      <w:pPr>
        <w:pStyle w:val="ListParagraph"/>
        <w:numPr>
          <w:ilvl w:val="0"/>
          <w:numId w:val="1"/>
        </w:numPr>
      </w:pPr>
      <w:r>
        <w:t xml:space="preserve">Tab przesuwa punkt poziom niżej, Shift+Tab wyżej.</w:t>
      </w:r>
    </w:p>
    <w:p>
      <w:pPr>
        <w:pStyle w:val="ListParagraph"/>
        <w:numPr>
          <w:ilvl w:val="0"/>
          <w:numId w:val="2"/>
        </w:numPr>
      </w:pPr>
      <w:r>
        <w:t xml:space="preserve">Lista numerowana — numeracja przelicza się sama.</w:t>
      </w:r>
    </w:p>
    <w:p>
      <w:pPr>
        <w:pStyle w:val="ListParagraph"/>
        <w:numPr>
          <w:ilvl w:val="0"/>
          <w:numId w:val="2"/>
        </w:numPr>
      </w:pPr>
      <w:r>
        <w:t xml:space="preserve">Drugi punkt listy numerowanej.</w:t>
      </w:r>
    </w:p>
    <w:p>
      <w:pPr>
        <w:pStyle w:val="Heading1"/>
      </w:pPr>
      <w:bookmarkStart w:id="109" w:name="_Guide9"/>
      <w:r>
        <w:t xml:space="preserve">9. Statystyki, eksport i metadane</w:t>
      </w:r>
      <w:bookmarkEnd w:id="109"/>
    </w:p>
    <w:p>
      <w:r>
        <w:t xml:space="preserve">To zdanie jest celowo bardzo długie, bo panel Statystyki pokazuje najdłuższe zdania w dokumencie, a długie zdania, choć czasem potrzebne w umowach i pismach urzędowych, zwykle czyta się trudniej, więc warto je od czasu do czasu podzielić na krótsze i sprawdzić, czy wciąż mówią to samo.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panel Statystyki pokaże liczbę słów, czas czytania i to długie zdanie (kliknij je, żeby do niego przejść). Eksport zapisze tekst jako TXT, Markdown, HTML albo PDF. W Metadanych jest autor „Jan Przykładowy” — przycisk „Usuń dane osobowe” wyczyści go przed wysłaniem pliku.</w:t>
      </w:r>
    </w:p>
    <w:p>
      <w:r>
        <w:t xml:space="preserve">„Drukuj / zapisz jako PDF” (albo Ctrl/⌘+P) otwiera Podgląd wydruku: prawdziwe kartki z marginesami, nagłówkiem i numerem na każdej stronie — dokładnie tak wyjdą z drukarki. Gdy tekst leży bliżej niż 6,35 mm od krawędzi kartki, podgląd ostrzega: wiele drukarek tam nie drukuje.</w:t>
      </w:r>
    </w:p>
    <w:p>
      <w:pPr>
        <w:pStyle w:val="Heading1"/>
      </w:pPr>
      <w:bookmarkStart w:id="110" w:name="_Guide10"/>
      <w:r>
        <w:t xml:space="preserve">10. Linki i odsyłacze</w:t>
      </w:r>
      <w:bookmarkEnd w:id="110"/>
    </w:p>
    <w:p>
      <w:r>
        <w:t xml:space="preserve">Spis treści na początku tego pliku to linki do rozdziałów — jak w Wordzie. Ten akapit ma też odsyłacz: szczegóły zapisu są w rozdziale </w:t>
      </w:r>
      <w:r>
        <w:fldChar w:fldCharType="begin"/>
      </w:r>
      <w:r>
        <w:instrText xml:space="preserve"> REF _Guide12 \h </w:instrText>
      </w:r>
      <w:r>
        <w:fldChar w:fldCharType="separate"/>
      </w:r>
      <w:r>
        <w:rPr>
          <w:rStyle w:val="Hyperlink"/>
        </w:rPr>
        <w:t xml:space="preserve">12. Zapis i otwieranie plików</w:t>
      </w:r>
      <w:r>
        <w:fldChar w:fldCharType="end"/>
      </w:r>
      <w:r>
        <w:t xml:space="preserve">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kliknij odsyłacz w zdaniu wyżej — dokument przeskoczy do rozdziału o zapisie. Na dole pojawi się „↩ Wróć” (albo Alt+←): wróci dokładnie tutaj. Link do strony WWW otworzy się w nowej karcie, a aplikacja zostanie otwarta.</w:t>
      </w:r>
    </w:p>
    <w:p>
      <w:r>
        <w:t xml:space="preserve">Celem linku może być też obraz — jak w Wordzie (Link → Miejsce w tym dokumencie). Przykład: </w:t>
      </w:r>
      <w:hyperlink w:anchor="_RefRysunek1" w:history="1">
        <w:r>
          <w:rPr>
            <w:rStyle w:val="Hyperlink"/>
          </w:rPr>
          <w:t xml:space="preserve">Rysunek 1</w:t>
        </w:r>
      </w:hyperlink>
      <w:r>
        <w:t xml:space="preserve"> pokazuje ikonę aplikacji, która stoi kilka akapitów niżej.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najedź myszą na „Rysunek 1” w zdaniu wyżej (na telefonie przytrzymaj na nim palec) — obraz pokaże się w okienku, a dokument się nie przesunie. Kliknięcie (stuknięcie) przeniesie do obrazu, „↩ Wróć” wraca tutaj.</w:t>
      </w:r>
    </w:p>
    <w:p>
      <w:r>
        <w:t xml:space="preserve">Obraz w dokumencie zmieniasz w trybie Edycja: kliknięcie obrazu pokazuje kartę z suwakiem szerokości (procent szerokości tekstu), wyrównaniem, tekstem alternatywnym i usuwaniem.</w:t>
      </w:r>
    </w:p>
    <w:p>
      <w:r>
        <w:t xml:space="preserve">„Zamień obraz” na tej karcie wstawia nowy plik w to samo miejsce i w tym samym rozmiarze — układ strony się nie rusza (np. nowa mapka w karcie terenu). Gdy proporcje są inne, brzegi są przycinane („Wypełnij”); przycisk obok pokazuje cały obraz z białymi pasami. To samo zrobisz, przeciągając plik na obraz albo wklejając obraz, gdy jest zaznaczony.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przełącz na Edycja, kliknij obraz poniżej i przeciągnij suwak — karta stoi w miejscu, obraz zmienia się na żywo, a jeden ↶ cofa całą zmianę.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1800000" cy="1800000"/>
            <wp:docPr id="1" name="Ikona aplikacji" descr="Ikona Documents Workbench: kartka z zagiętym rogiem na niebieskim t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kona aplikacji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201" w:name="_RefRysunek1"/>
      <w:r>
        <w:t xml:space="preserve">Rysunek 1. Ikona aplikacji Documents Workbench</w:t>
      </w:r>
      <w:bookmarkEnd w:id="201"/>
    </w:p>
    <w:p>
      <w:pPr>
        <w:pStyle w:val="Heading1"/>
      </w:pPr>
      <w:bookmarkStart w:id="111" w:name="_Guide11"/>
      <w:r>
        <w:t xml:space="preserve">11. Na telefonie i tablecie</w:t>
      </w:r>
      <w:bookmarkEnd w:id="111"/>
    </w:p>
    <w:p>
      <w:pPr>
        <w:pStyle w:val="ListParagraph"/>
        <w:numPr>
          <w:ilvl w:val="0"/>
          <w:numId w:val="1"/>
        </w:numPr>
      </w:pPr>
      <w:r>
        <w:t xml:space="preserve">Dwa palce przybliżają i oddalają tekst — procent widać na żywo.</w:t>
      </w:r>
    </w:p>
    <w:p>
      <w:pPr>
        <w:pStyle w:val="ListParagraph"/>
        <w:numPr>
          <w:ilvl w:val="0"/>
          <w:numId w:val="1"/>
        </w:numPr>
      </w:pPr>
      <w:r>
        <w:t xml:space="preserve">Nagłówek aplikacji chowa się przy przewijaniu; pociągnij w dół na samej górze, żeby go wysunąć.</w:t>
      </w:r>
    </w:p>
    <w:p>
      <w:pPr>
        <w:pStyle w:val="ListParagraph"/>
        <w:numPr>
          <w:ilvl w:val="0"/>
          <w:numId w:val="1"/>
        </w:numPr>
      </w:pPr>
      <w:r>
        <w:t xml:space="preserve">„Zapisz” w Safari zapisuje kopię pliku (Pliki → Pobrane).</w:t>
      </w:r>
    </w:p>
    <w:p>
      <w:pPr>
        <w:pStyle w:val="Heading1"/>
      </w:pPr>
      <w:bookmarkStart w:id="112" w:name="_Guide12"/>
      <w:r>
        <w:t xml:space="preserve">12. Zapis i otwieranie plików</w:t>
      </w:r>
      <w:bookmarkEnd w:id="112"/>
    </w:p>
    <w:p>
      <w:r>
        <w:t xml:space="preserve">„Zapisz” zapisuje zmiany w oryginalnym pliku, jeśli otworzyłeś go przyciskiem „Otwórz”, przeciągnięciem do okna albo przez „Otwórz za pomocą” (Chrome i Edge na komputerze) — o zgodę zapyta raz. W innym wypadku zapyta, gdzie zapisać kopię. „Zapisz jako” zawsze tworzy kopię. Licznik przy „Zapisz” pokazuje, ile zmian czeka na zapis. Plik zostaje zwykłym .docx — otworzysz go w Wordzie, Pages i LibreOffice.</w:t>
      </w:r>
    </w:p>
    <w:p>
      <w:r>
        <w:t xml:space="preserve">Zainstalowana aplikacja (Chrome / Edge → „Zainstaluj”) pojawia się w menu „Otwórz za pomocą” przy plikach .docx na Windowsie i Macu, a na Androidzie w „Udostępnij”. Na iPhonie i iPadzie pliki otwierasz z wnętrza aplikacji.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zmień coś, zobacz licznik przy „Zapisz”, a potem użyj „Zapisz jako”, żeby mieć własną kopię tego przewodnika.</w:t>
      </w:r>
    </w:p>
    <w:p>
      <w:pPr>
        <w:pStyle w:val="Heading1"/>
      </w:pPr>
      <w:bookmarkStart w:id="113" w:name="_Guide13"/>
      <w:r>
        <w:t xml:space="preserve">13. Tworzenie dokumentu od zera</w:t>
      </w:r>
      <w:bookmarkEnd w:id="113"/>
    </w:p>
    <w:p>
      <w:r>
        <w:t xml:space="preserve">„Nowy dokument” (ekran startowy, menu ⋯, panel Plik albo Ctrl/⌘+Alt+N) tworzy plik od razu w przeglądarce: pusta kartka A4, pismo z polami {{…}} albo notatka z tytułem i nagłówkami. Pierwsze „Zapisz” zapyta o nazwę i miejsce.</w:t>
      </w:r>
    </w:p>
    <w:p>
      <w:r>
        <w:t xml:space="preserve">W trybie Edycja na pasku są: „＋ Wstaw” (podział strony, linia pozioma, dzisiejsza data, znaki specjalne), lista stylu akapitu (Normalny, Tytuł, Podtytuł, Nagłówek 1–3, Cytat) i wyrównanie. Nagłówki od razu trafiają do skrótów sekcji, Struktury i spisu treści w Wordzie. Enter na końcu nagłówka zaczyna zwykły tekst, a Ctrl/⌘+Enter przenosi dalszy tekst na nową stronę.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kliknij na końcu tego akapitu i wybierz z listy stylu „Nagłówek 2” — pojawi się w skrótach sekcji. Potem „＋ Wstaw” → „Dzisiejsza data”, a na koniec ↶ cofnie jedno i drugie.</w:t>
      </w:r>
    </w:p>
    <w:p>
      <w:r>
        <w:t xml:space="preserve">Przycisk listy robi listę punktowaną albo numerowaną (drugi raz — zdejmuje). Tab / Shift+Tab albo „Głębiej / Płycej” w tym samym okienku zmienia poziom punktu; Enter w pustym punkcie kończy listę, a Backspace na początku punktu zdejmuje numerację.</w:t>
      </w:r>
    </w:p>
    <w:p>
      <w:r>
        <w:t xml:space="preserve">Ctrl/⌘+K (albo „＋ Wstaw” → „Link…”) robi link z zaznaczonego tekstu — do strony WWW albo do miejsca w tym dokumencie: nagłówka lub obrazu (najechanie na link do obrazu pokazuje jego podgląd bez przewijania, na dotyku przytrzymanie palca). Gdy kursor stoi w linku, pod nim pojawia się mała karta: otwórz, zmień, usuń. W „＋ Wstaw” są też pola formularza (tekst, lista wyboru, data, pole wyboru) — wstawiasz je w środek zdania i dalej piszesz obok — oraz spis treści z nagłówków 1–3, który później aktualizujesz tym samym przyciskiem.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zaznacz słowo „spis treści” w zdaniu wyżej, naciśnij Ctrl/⌘+K, przełącz na „Miejsce w dokumencie” i wybierz rozdział 1 — kliknięcie w link (albo „Otwórz” na karcie) przeniesie Cię tam.</w:t>
      </w:r>
    </w:p>
    <w:p>
      <w:r>
        <w:t xml:space="preserve">„＋ Wstaw → Tabela” pokazuje siatkę — wybierasz liczbę kolumn i wierszy. Tab przechodzi do następnej komórki, a w ostatniej dokłada wiersz. Gdy kursor stoi w tabeli, na pasku pojawia się przycisk „Tabela”: wiersz powyżej / poniżej, kolumna z lewej / z prawej, usuwanie wiersza, kolumny albo całej tabeli.</w:t>
      </w:r>
    </w:p>
    <w:p>
      <w:r>
        <w:t xml:space="preserve">„＋ Wstaw → Obraz…” wstawia zdjęcie z dysku (na telefonie także z aparatu), a Ctrl/⌘+V wkleja zrzut ekranu. Duże zdjęcia są zmniejszane, żeby plik nie puchł. Kliknięcie obrazu pokazuje kartę: suwak szerokości, wyrównanie, tekst alternatywny (opis dla czytników ekranu) i usuwanie — działa też z obrazami z plików Worda.</w:t>
      </w:r>
    </w:p>
    <w:p>
      <w:r>
        <w:t xml:space="preserve">„＋ Wstaw → Pole tekstowe” stawia napis w dowolnym miejscu strony, jak w Wordzie — np. „ok 34 m.” obok mapki. Od razu piszesz w środku; Esc kończy. Kliknięcie zaznacza pole: przeciągasz je (przyciąga się do marginesów, środka strony, krawędzi obrazów i linijek tekstu — Alt wyłącza), uchwytami zmieniasz szerokość, a karta pod polem zmienia czcionkę, pogrubienie, wyrównanie, ramkę i tło. Drugie kliknięcie (albo Enter) to znowu pisanie, Delete usuwa. Pola tekstowe z plików Worda działają tak samo.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kliknij w komórkę tabeli z rozdziału 8 — na pasku pojawi się „Tabela”; dodaj wiersz poniżej i wpisz coś, przechodząc Tabem.</w:t>
      </w:r>
    </w:p>
    <w:p>
      <w:r>
        <w:t xml:space="preserve">Przycisk „A” na pasku to kolor czcionki (paleta jak w Wordzie, „Automatyczny”, „Więcej kolorów…”) i wyróżnienie tekstu (zakreślacz). Bez zaznaczenia kolor obowiązuje dla dalszego pisania.</w:t>
      </w:r>
    </w:p>
    <w:p>
      <w:r>
        <w:t xml:space="preserve">Komentarz: zaznacz tekst i Ctrl/⌘+Alt+M (albo „＋ Wstaw → Komentarz”). Pogrubienie, kursywę i podkreślenie w treści komentarza robią te same przyciski B I U na pasku (i Ctrl/⌘+B, I, U); wklejony tekst zachowuje takie formatowanie. Komentowany tekst jest podświetlony; gdy kursor w nim stoi, karta pozwala odpowiedzieć, poprawić treść (ołówek przy komentarzu i przy każdej odpowiedzi), oznaczyć jako rozwiązany albo usunąć. Długi komentarz ma na dole „Więcej ↓”, a karta rośnie razem z przybliżeniem dokumentu. Wszystkie komentarze są też w panelu Recenzja.</w:t>
      </w:r>
    </w:p>
    <w:p>
      <w:r>
        <w:t xml:space="preserve">Przycisk „Układ” na pasku (jak karta Układ w Wordzie): marginesy jak w Wordzie (Normalne 2,5 cm, Wąskie, Umiarkowane, Szerokie albo własne w cm), orientacja pionowa/pozioma i rozmiar papieru (A4, A5, Letter…) oraz wyrównanie strony w pionie (np. strona tytułowa na środku). Zmiany widać na kartkach w Widoku desktopowym i w Podglądzie wydruku. Marginesy i układ strony są też w menu ⋯ i pod przyciskiem „Marginesy” w Podglądzie wydruku. W Widoku desktopowym strony mają dolny i górny margines oraz przerwę między kartkami — dwuklik w przerwę ukrywa biały obszar (sama kreska), opcja też w panelu Widok.</w:t>
      </w:r>
    </w:p>
    <w:p>
      <w:r>
        <w:t xml:space="preserve">„＋ Wstaw → Nagłówek, stopka, numer strony…” (albo kliknięcie w nagłówek/stopkę w Edycji): tekst u góry i na dole każdej strony, numer strony („1”, „Strona 1”, „Strona 1 z 5”, „– 1 –”) i inna pierwsza strona, np. tytułowa bez numeru.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zaznacz słowo w tym akapicie i naciśnij Ctrl/⌘+Alt+M; w okienku kliknij B na pasku i dopisz pogrubione słowo, potem „Dodaj komentarz”. Kliknij w podświetlony tekst — ołówkiem poprawisz treść, możesz też odpowiedzieć. Na koniec „Układ” na pasku → „Wąskie”: w Widoku desktopowym kartki od razu mają węższe marginesy (↶ cofa).</w:t>
      </w:r>
    </w:p>
    <w:p>
      <w:pPr>
        <w:pStyle w:val="Heading1"/>
      </w:pPr>
      <w:bookmarkStart w:id="114" w:name="_Guide14"/>
      <w:r>
        <w:t xml:space="preserve">14. PDF → Word (.docx)</w:t>
      </w:r>
      <w:bookmarkEnd w:id="114"/>
    </w:p>
    <w:p>
      <w:r>
        <w:t xml:space="preserve">Otwórz plik .pdf tak jak .docx (Otwórz, przeciągnięcie do okna, „Otwórz za pomocą”) — aplikacja zamieni go w edytowalny dokument Worda. Wszystko dzieje się na tym urządzeniu: plik nigdzie nie jest wysyłany, działa też bez internetu. Okienko pokazuje postęp strona po stronie; „Anuluj” przerywa w każdej chwili.</w:t>
      </w:r>
    </w:p>
    <w:p>
      <w:pPr>
        <w:pStyle w:val="ListParagraph"/>
        <w:numPr>
          <w:ilvl w:val="0"/>
          <w:numId w:val="1"/>
        </w:numPr>
      </w:pPr>
      <w:r>
        <w:t xml:space="preserve">Zostają: akapity z wyrównaniem i wcięciami, nagłówki (trafiają do skrótów sekcji i Struktury), punktory, tabele z liniami i tłem komórek, obrazy, linki, spis treści z kropkami, numery stron w stopce, kolumny i układ kilku kart na stronie.</w:t>
      </w:r>
    </w:p>
    <w:p>
      <w:pPr>
        <w:pStyle w:val="ListParagraph"/>
        <w:numPr>
          <w:ilvl w:val="0"/>
          <w:numId w:val="1"/>
        </w:numPr>
      </w:pPr>
      <w:r>
        <w:t xml:space="preserve">Czcionki z PDF są osadzane w pliku, gdy na komputerze może ich brakować — tekst zawija się jak w oryginale.</w:t>
      </w:r>
    </w:p>
    <w:p>
      <w:pPr>
        <w:pStyle w:val="ListParagraph"/>
        <w:numPr>
          <w:ilvl w:val="0"/>
          <w:numId w:val="1"/>
        </w:numPr>
      </w:pPr>
      <w:r>
        <w:t xml:space="preserve">Wypełnione pola formularza PDF trafiają do tekstu z polskimi literami, nawet gdy PDF rysował je bez „Ł” czy „Ś”.</w:t>
      </w:r>
    </w:p>
    <w:p>
      <w:pPr>
        <w:pStyle w:val="ListParagraph"/>
        <w:numPr>
          <w:ilvl w:val="0"/>
          <w:numId w:val="1"/>
        </w:numPr>
      </w:pPr>
      <w:r>
        <w:t xml:space="preserve">Pola formularza PDF (np. „Miejscowość”, „Teren nr”, lista klatek) stają się polami Worda: kliknij, wpisz, Tab przechodzi do następnego pola — także w Wordzie. Kropki zostają jak w PDF. Wyłączysz to w panelu Widok („Konwersja PDF: pola formularza jako pola Worda”) — wtedy wpisy są zwykłym tekstem.</w:t>
      </w:r>
    </w:p>
    <w:p>
      <w:pPr>
        <w:pStyle w:val="ListParagraph"/>
        <w:numPr>
          <w:ilvl w:val="0"/>
          <w:numId w:val="1"/>
        </w:numPr>
      </w:pPr>
      <w:r>
        <w:t xml:space="preserve">Kropki (np. „Miejscowość: …………”) to w Wordzie jeden tabulator z kropkami — kursor nie wchodzi między nie. Kliknij w kropki: na ich końcu pojawi się uchwyt do przeciągnięcia i karta ◀ krótsze / dłuższe ▶ (Shift — o więcej). Backspace tuż za kropkami usuwa je w całości.</w:t>
      </w:r>
    </w:p>
    <w:p>
      <w:r>
        <w:t xml:space="preserve">Skan (zdjęcie strony) — aplikacja zapyta, czy rozpoznać tekst (OCR). Rozpoznany druk staje się zwykłym tekstem, a skan zostaje pod spodem jako tło: kolory, pieczątki i podpisy widać jak w oryginale. Krzywy skan albo kartka włożona bokiem lub do góry nogami jest najpierw prostowana (w dokumencie też). Linie tabel ze skanu stają się prawdziwą tabelą Worda — komórki można edytować. Na tekst zamieniane są tylko słowa rozpoznane z dużą pewnością; pismo odręczne i nieczytelne fragmenty zostają na obrazie bez zmian (rozpoznawanie pisma odręcznego — do poprawy w przyszłości).</w:t>
      </w:r>
    </w:p>
    <w:p>
      <w:r>
        <w:t xml:space="preserve">Zdjęcie dokumentu (JPG, PNG, HEIC z iPhone'a — HEIC odczyta Safari): otwórz je jak zwykły plik, przeciągnij albo użyj przycisku „Zdjęcie dokumentu” w panelu Plik (na telefonie i tablecie od razu otwiera aparat). Aplikacja znajdzie kartkę na zdjęciu, wyprostuje perspektywę, wybieli tło jak skaner i zapyta o rozpoznanie tekstu. Kilka zdjęć wybranych naraz to jeden dokument — każde zdjęcie jest kolejną stroną.</w:t>
      </w:r>
    </w:p>
    <w:p>
      <w:r>
        <w:t xml:space="preserve">Słowa rozpoznane z mniejszą pewnością są zaznaczone na żółto — porównaj je z oryginałem.</w:t>
      </w:r>
    </w:p>
    <w:p>
      <w:r>
        <w:t xml:space="preserve">PDF, w którym tekst jest zapisany jako rysunek (same kształty liter — np. po „zamianie czcionek na krzywe”), też da się rozpoznać: aplikacja o to zapyta, a kształty liter zastąpi zwykłym tekstem.</w:t>
      </w:r>
    </w:p>
    <w:p>
      <w:r>
        <w:t xml:space="preserve">Po konwersji dokument jest nowy i niezapisany — „Zapisz” zapyta o nazwę i miejsce pliku .docx. Sprawdź wynik, zwłaszcza po OCR.</w:t>
      </w:r>
    </w:p>
    <w:p>
      <w:pPr>
        <w:pStyle w:val="Tip"/>
      </w:pPr>
      <w:r>
        <w:rPr>
          <w:b/>
          <w:color w:val="1F5FBF"/>
        </w:rPr>
        <w:t xml:space="preserve">Spróbuj: </w:t>
      </w:r>
      <w:r>
        <w:t xml:space="preserve">zapisz dowolną stronę WWW jako PDF (Drukuj → Zapisz jako PDF) i otwórz ją tutaj — zobaczysz, jak wygląda po zamianie na Worda.</w:t>
      </w:r>
    </w:p>
    <w:sect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comment w:id="10" w:author="Anna Recenzentka" w:initials="AR" w:date="2026-09-20T10:05:00Z">
    <w:p w14:paraId="0000000A">
      <w:r>
        <w:t>Czy 5% nie jest za wysokie? Proponuję 3%.</w:t>
      </w:r>
    </w:p>
  </w:comment>
</w:comments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To jest przykładowy przypis dolny.</w:t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docDefaults>
    <w:rPrDefault>
      <w:rPr>
        <w:rFonts w:ascii="Arial" w:hAnsi="Arial" w:cs="Arial"/>
        <w:sz w:val="22"/>
        <w:lang w:val="pl-PL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0"/>
    </w:pPr>
    <w:rPr>
      <w:b/>
      <w:color w:val="1F3B63"/>
      <w:sz w:val="44"/>
    </w:rPr>
  </w:style>
  <w:style w:type="paragraph" w:styleId="Heading1">
    <w:name w:val="heading 1"/>
    <w:basedOn w:val="Normal"/>
    <w:pPr>
      <w:keepNext/>
      <w:spacing w:before="320" w:after="120"/>
      <w:outlineLvl w:val="0"/>
    </w:pPr>
    <w:rPr>
      <w:b/>
      <w:color w:val="1F5FBF"/>
      <w:sz w:val="30"/>
    </w:rPr>
  </w:style>
  <w:style w:type="paragraph" w:styleId="Heading2">
    <w:name w:val="heading 2"/>
    <w:basedOn w:val="Normal"/>
    <w:pPr>
      <w:keepNext/>
      <w:spacing w:before="200" w:after="80"/>
      <w:outlineLvl w:val="1"/>
    </w:pPr>
    <w:rPr>
      <w:b/>
      <w:sz w:val="26"/>
    </w:rPr>
  </w:style>
  <w:style w:type="paragraph" w:customStyle="1" w:styleId="Tip">
    <w:name w:val="Wskazówka"/>
    <w:basedOn w:val="Normal"/>
    <w:pPr>
      <w:pBdr>
        <w:left w:val="single" w:sz="18" w:space="8" w:color="1F5FBF"/>
      </w:pBdr>
      <w:shd w:val="clear" w:color="auto" w:fill="EEF3FB"/>
      <w:spacing w:before="60" w:after="180"/>
      <w:ind w:left="240"/>
    </w:pPr>
    <w:rPr>
      <w:color w:val="33415C"/>
      <w:sz w:val="20"/>
    </w:rPr>
  </w:style>
  <w:style w:type="paragraph" w:styleId="ListParagraph">
    <w:name w:val="List Paragraph"/>
    <w:basedOn w:val="Normal"/>
    <w:pPr>
      <w:spacing w:after="60"/>
      <w:ind w:left="720"/>
    </w:pPr>
  </w:style>
  <w:style w:type="table" w:styleId="TableGrid">
    <w:name w:val="Table Grid"/>
    <w:tblPr>
      <w:tblBorders>
        <w:top w:val="single" w:sz="4" w:color="B8C4D6"/>
        <w:left w:val="single" w:sz="4" w:color="B8C4D6"/>
        <w:bottom w:val="single" w:sz="4" w:color="B8C4D6"/>
        <w:right w:val="single" w:sz="4" w:color="B8C4D6"/>
        <w:insideH w:val="single" w:sz="4" w:color="B8C4D6"/>
        <w:insideV w:val="single" w:sz="4" w:color="B8C4D6"/>
      </w:tblBorders>
      <w:tblCellMar>
        <w:left w:w="100" w:type="dxa"/>
        <w:right w:w="100" w:type="dxa"/>
      </w:tblCellMar>
    </w:tblPr>
  </w:style>
  <w:style w:type="paragraph" w:customStyle="1" w:styleId="TOCHeading">
    <w:name w:val="TOC Heading"/>
    <w:basedOn w:val="Normal"/>
    <w:pPr>
      <w:spacing w:before="240" w:after="80"/>
    </w:pPr>
    <w:rPr>
      <w:b/>
      <w:color w:val="1F3B63"/>
      <w:sz w:val="24"/>
    </w:rPr>
  </w:style>
  <w:style w:type="paragraph" w:styleId="TOC1">
    <w:name w:val="toc 1"/>
    <w:basedOn w:val="Normal"/>
    <w:pPr>
      <w:spacing w:after="20"/>
      <w:ind w:left="240"/>
    </w:pPr>
  </w:style>
  <w:style w:type="paragraph" w:styleId="Caption">
    <w:name w:val="caption"/>
    <w:basedOn w:val="Normal"/>
    <w:pPr>
      <w:spacing w:after="200"/>
    </w:pPr>
    <w:rPr>
      <w:i/>
      <w:color w:val="44546A"/>
      <w:sz w:val="18"/>
    </w:rPr>
  </w:style>
  <w:style w:type="character" w:styleId="Hyperlink">
    <w:name w:val="Hyperlink"/>
    <w:rPr>
      <w:color w:val="1F5FBF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comments" Target="comments.xml"/>
  <Relationship Id="rId4" Type="http://schemas.openxmlformats.org/officeDocument/2006/relationships/footnotes" Target="footnotes.xml"/>
  <Relationship Id="rIdImg1" Type="http://schemas.openxmlformats.org/officeDocument/2006/relationships/image" Target="media/image1.png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Przewodnik po Documents Workbench</dc:title>
  <dc:creator>Jan Przykładowy</dc:creator>
  <cp:lastModifiedBy>Anna Recenzentka</cp:lastModifiedBy>
  <cp:keywords>przewodnik, przykład</cp:keywords>
  <dcterms:created xsi:type="dcterms:W3CDTF">2026-09-20T09:00:00Z</dcterms:created>
  <dcterms:modified xsi:type="dcterms:W3CDTF">2026-09-20T10:05:00Z</dcterms:modified>
</cp:coreProperties>
</file>